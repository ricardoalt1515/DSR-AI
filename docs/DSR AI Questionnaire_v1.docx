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6A1F4" w14:textId="5280DE06" w:rsidR="00BA72F9" w:rsidRPr="00BA72F9" w:rsidRDefault="00BA72F9" w:rsidP="00BA72F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BA72F9">
        <w:rPr>
          <w:rFonts w:ascii="Times New Roman" w:eastAsia="Times New Roman" w:hAnsi="Times New Roman" w:cs="Times New Roman"/>
          <w:b/>
          <w:bCs/>
          <w:kern w:val="0"/>
          <w:sz w:val="36"/>
          <w:szCs w:val="36"/>
          <w14:ligatures w14:val="none"/>
        </w:rPr>
        <w:t xml:space="preserve">Industrial </w:t>
      </w:r>
      <w:del w:id="0" w:author="Russ Bodie" w:date="2025-09-09T12:20:00Z" w16du:dateUtc="2025-09-09T16:20:00Z">
        <w:r w:rsidRPr="00BA72F9" w:rsidDel="00921D53">
          <w:rPr>
            <w:rFonts w:ascii="Times New Roman" w:eastAsia="Times New Roman" w:hAnsi="Times New Roman" w:cs="Times New Roman"/>
            <w:b/>
            <w:bCs/>
            <w:kern w:val="0"/>
            <w:sz w:val="36"/>
            <w:szCs w:val="36"/>
            <w14:ligatures w14:val="none"/>
          </w:rPr>
          <w:delText xml:space="preserve">Waste </w:delText>
        </w:r>
      </w:del>
      <w:ins w:id="1" w:author="Russ Bodie" w:date="2025-09-09T12:20:00Z" w16du:dateUtc="2025-09-09T16:20:00Z">
        <w:r w:rsidR="00921D53">
          <w:rPr>
            <w:rFonts w:ascii="Times New Roman" w:eastAsia="Times New Roman" w:hAnsi="Times New Roman" w:cs="Times New Roman"/>
            <w:b/>
            <w:bCs/>
            <w:kern w:val="0"/>
            <w:sz w:val="36"/>
            <w:szCs w:val="36"/>
            <w14:ligatures w14:val="none"/>
          </w:rPr>
          <w:t>Resource</w:t>
        </w:r>
        <w:r w:rsidR="00921D53" w:rsidRPr="00BA72F9">
          <w:rPr>
            <w:rFonts w:ascii="Times New Roman" w:eastAsia="Times New Roman" w:hAnsi="Times New Roman" w:cs="Times New Roman"/>
            <w:b/>
            <w:bCs/>
            <w:kern w:val="0"/>
            <w:sz w:val="36"/>
            <w:szCs w:val="36"/>
            <w14:ligatures w14:val="none"/>
          </w:rPr>
          <w:t xml:space="preserve"> </w:t>
        </w:r>
      </w:ins>
      <w:r w:rsidRPr="00BA72F9">
        <w:rPr>
          <w:rFonts w:ascii="Times New Roman" w:eastAsia="Times New Roman" w:hAnsi="Times New Roman" w:cs="Times New Roman"/>
          <w:b/>
          <w:bCs/>
          <w:kern w:val="0"/>
          <w:sz w:val="36"/>
          <w:szCs w:val="36"/>
          <w14:ligatures w14:val="none"/>
        </w:rPr>
        <w:t>Upcycling Questionnaire (Client Intake Tool)</w:t>
      </w:r>
    </w:p>
    <w:p w14:paraId="03CFEE61" w14:textId="77777777" w:rsidR="00BA72F9" w:rsidRPr="00BA72F9" w:rsidRDefault="00BA72F9" w:rsidP="00BA72F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A72F9">
        <w:rPr>
          <w:rFonts w:ascii="Times New Roman" w:eastAsia="Times New Roman" w:hAnsi="Times New Roman" w:cs="Times New Roman"/>
          <w:b/>
          <w:bCs/>
          <w:kern w:val="0"/>
          <w:sz w:val="27"/>
          <w:szCs w:val="27"/>
          <w14:ligatures w14:val="none"/>
        </w:rPr>
        <w:t>SECTION 1: General Information</w:t>
      </w:r>
    </w:p>
    <w:p w14:paraId="5AF89F75" w14:textId="77777777" w:rsidR="00BA72F9" w:rsidRPr="00BA72F9" w:rsidRDefault="00BA72F9" w:rsidP="00BA72F9">
      <w:pPr>
        <w:numPr>
          <w:ilvl w:val="0"/>
          <w:numId w:val="1"/>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b/>
          <w:bCs/>
          <w:kern w:val="0"/>
          <w14:ligatures w14:val="none"/>
        </w:rPr>
        <w:t>Client Name</w:t>
      </w:r>
    </w:p>
    <w:p w14:paraId="0F0A2964" w14:textId="77777777" w:rsidR="00BA72F9" w:rsidRPr="00BA72F9" w:rsidRDefault="00BA72F9" w:rsidP="00BA72F9">
      <w:pPr>
        <w:numPr>
          <w:ilvl w:val="0"/>
          <w:numId w:val="1"/>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b/>
          <w:bCs/>
          <w:kern w:val="0"/>
          <w14:ligatures w14:val="none"/>
        </w:rPr>
        <w:t>Facility Location (City, Zip, GPS Coordinates)</w:t>
      </w:r>
    </w:p>
    <w:p w14:paraId="13E2ABA9" w14:textId="77777777" w:rsidR="00BA72F9" w:rsidRPr="00BA72F9" w:rsidRDefault="00BA72F9" w:rsidP="00BA72F9">
      <w:pPr>
        <w:numPr>
          <w:ilvl w:val="0"/>
          <w:numId w:val="1"/>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b/>
          <w:bCs/>
          <w:kern w:val="0"/>
          <w14:ligatures w14:val="none"/>
        </w:rPr>
        <w:t>Facility Type</w:t>
      </w:r>
    </w:p>
    <w:p w14:paraId="79E02D0F" w14:textId="77777777" w:rsidR="00BA72F9" w:rsidRPr="00BA72F9" w:rsidRDefault="00BA72F9" w:rsidP="00BA72F9">
      <w:pPr>
        <w:numPr>
          <w:ilvl w:val="1"/>
          <w:numId w:val="1"/>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t>Industrial</w:t>
      </w:r>
    </w:p>
    <w:p w14:paraId="282DA145" w14:textId="77777777" w:rsidR="00BA72F9" w:rsidRPr="00BA72F9" w:rsidRDefault="00BA72F9" w:rsidP="00BA72F9">
      <w:pPr>
        <w:numPr>
          <w:ilvl w:val="1"/>
          <w:numId w:val="1"/>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t>Commercial</w:t>
      </w:r>
    </w:p>
    <w:p w14:paraId="7990A177" w14:textId="77777777" w:rsidR="00BA72F9" w:rsidRPr="00BA72F9" w:rsidRDefault="00BA72F9" w:rsidP="00BA72F9">
      <w:pPr>
        <w:numPr>
          <w:ilvl w:val="1"/>
          <w:numId w:val="1"/>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t>Municipal</w:t>
      </w:r>
    </w:p>
    <w:p w14:paraId="3C8F446C" w14:textId="77777777" w:rsidR="00BA72F9" w:rsidRPr="00BA72F9" w:rsidRDefault="00BA72F9" w:rsidP="00BA72F9">
      <w:pPr>
        <w:numPr>
          <w:ilvl w:val="1"/>
          <w:numId w:val="1"/>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t>Other (specify)</w:t>
      </w:r>
    </w:p>
    <w:p w14:paraId="5F40B62E" w14:textId="77777777" w:rsidR="00BA72F9" w:rsidRPr="00BA72F9" w:rsidRDefault="00BA72F9" w:rsidP="00BA72F9">
      <w:pPr>
        <w:numPr>
          <w:ilvl w:val="0"/>
          <w:numId w:val="1"/>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b/>
          <w:bCs/>
          <w:kern w:val="0"/>
          <w14:ligatures w14:val="none"/>
        </w:rPr>
        <w:t>Sub-Industry Classification</w:t>
      </w:r>
      <w:r w:rsidRPr="00BA72F9">
        <w:rPr>
          <w:rFonts w:ascii="Times New Roman" w:eastAsia="Times New Roman" w:hAnsi="Times New Roman" w:cs="Times New Roman"/>
          <w:kern w:val="0"/>
          <w14:ligatures w14:val="none"/>
        </w:rPr>
        <w:t xml:space="preserve"> (e.g., Food &amp; Beverage, Plastics, Electronics, Automotive, Pharma, Packaging)</w:t>
      </w:r>
    </w:p>
    <w:p w14:paraId="5099DF79" w14:textId="77777777" w:rsidR="00BA72F9" w:rsidRPr="00BA72F9" w:rsidRDefault="00BA72F9" w:rsidP="00BA72F9">
      <w:pPr>
        <w:numPr>
          <w:ilvl w:val="0"/>
          <w:numId w:val="1"/>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b/>
          <w:bCs/>
          <w:kern w:val="0"/>
          <w14:ligatures w14:val="none"/>
        </w:rPr>
        <w:t xml:space="preserve">Facility Size / </w:t>
      </w:r>
      <w:commentRangeStart w:id="2"/>
      <w:r w:rsidRPr="00BA72F9">
        <w:rPr>
          <w:rFonts w:ascii="Times New Roman" w:eastAsia="Times New Roman" w:hAnsi="Times New Roman" w:cs="Times New Roman"/>
          <w:b/>
          <w:bCs/>
          <w:kern w:val="0"/>
          <w14:ligatures w14:val="none"/>
        </w:rPr>
        <w:t>Daily Occupants</w:t>
      </w:r>
      <w:commentRangeEnd w:id="2"/>
      <w:r w:rsidR="004B0ED5">
        <w:rPr>
          <w:rStyle w:val="CommentReference"/>
        </w:rPr>
        <w:commentReference w:id="2"/>
      </w:r>
    </w:p>
    <w:p w14:paraId="3A1EF9DA" w14:textId="77777777" w:rsidR="00BA72F9" w:rsidRPr="00BA72F9" w:rsidRDefault="00BA72F9" w:rsidP="00BA72F9">
      <w:pPr>
        <w:numPr>
          <w:ilvl w:val="1"/>
          <w:numId w:val="1"/>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t>&lt;50</w:t>
      </w:r>
    </w:p>
    <w:p w14:paraId="5163F251" w14:textId="77777777" w:rsidR="00BA72F9" w:rsidRPr="00BA72F9" w:rsidRDefault="00BA72F9" w:rsidP="00BA72F9">
      <w:pPr>
        <w:numPr>
          <w:ilvl w:val="1"/>
          <w:numId w:val="1"/>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t>50–200</w:t>
      </w:r>
    </w:p>
    <w:p w14:paraId="0253EA44" w14:textId="77777777" w:rsidR="00BA72F9" w:rsidRPr="00BA72F9" w:rsidRDefault="00BA72F9" w:rsidP="00BA72F9">
      <w:pPr>
        <w:numPr>
          <w:ilvl w:val="1"/>
          <w:numId w:val="1"/>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t>200–500</w:t>
      </w:r>
    </w:p>
    <w:p w14:paraId="684EE833" w14:textId="77777777" w:rsidR="00BA72F9" w:rsidRPr="00BA72F9" w:rsidRDefault="00BA72F9" w:rsidP="00BA72F9">
      <w:pPr>
        <w:numPr>
          <w:ilvl w:val="1"/>
          <w:numId w:val="1"/>
        </w:numPr>
        <w:spacing w:beforeAutospacing="1" w:afterAutospacing="1"/>
        <w:ind w:left="2160"/>
        <w:rPr>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t>500</w:t>
      </w:r>
    </w:p>
    <w:p w14:paraId="362EE0E5" w14:textId="77777777" w:rsidR="00BA72F9" w:rsidRPr="00BA72F9" w:rsidRDefault="00BA72F9" w:rsidP="00BA72F9">
      <w:pPr>
        <w:numPr>
          <w:ilvl w:val="0"/>
          <w:numId w:val="1"/>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b/>
          <w:bCs/>
          <w:kern w:val="0"/>
          <w14:ligatures w14:val="none"/>
        </w:rPr>
        <w:t>Number of Operating Sites/Assets</w:t>
      </w:r>
    </w:p>
    <w:p w14:paraId="3F767F0B" w14:textId="77777777" w:rsidR="00BA72F9" w:rsidRPr="00BA72F9" w:rsidRDefault="00BA72F9" w:rsidP="00BA72F9">
      <w:pPr>
        <w:numPr>
          <w:ilvl w:val="0"/>
          <w:numId w:val="1"/>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b/>
          <w:bCs/>
          <w:kern w:val="0"/>
          <w14:ligatures w14:val="none"/>
        </w:rPr>
        <w:t>Designated Site(s) for Assessment</w:t>
      </w:r>
    </w:p>
    <w:p w14:paraId="3FF49845" w14:textId="77777777" w:rsidR="00BA72F9" w:rsidRPr="00BA72F9" w:rsidRDefault="00000000" w:rsidP="00BA72F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97E881D">
          <v:rect id="_x0000_i1025" alt="" style="width:468pt;height:.05pt;mso-width-percent:0;mso-height-percent:0;mso-width-percent:0;mso-height-percent:0" o:hralign="center" o:hrstd="t" o:hr="t" fillcolor="#a0a0a0" stroked="f"/>
        </w:pict>
      </w:r>
    </w:p>
    <w:p w14:paraId="25826FA7" w14:textId="77777777" w:rsidR="00BA72F9" w:rsidRPr="00BA72F9" w:rsidRDefault="00BA72F9" w:rsidP="00BA72F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A72F9">
        <w:rPr>
          <w:rFonts w:ascii="Times New Roman" w:eastAsia="Times New Roman" w:hAnsi="Times New Roman" w:cs="Times New Roman"/>
          <w:b/>
          <w:bCs/>
          <w:kern w:val="0"/>
          <w:sz w:val="27"/>
          <w:szCs w:val="27"/>
          <w14:ligatures w14:val="none"/>
        </w:rPr>
        <w:t>SECTION 2: Waste Generation Details</w:t>
      </w:r>
    </w:p>
    <w:p w14:paraId="18021251" w14:textId="77777777" w:rsidR="00BA72F9" w:rsidRPr="00BA72F9" w:rsidRDefault="00BA72F9" w:rsidP="00BA72F9">
      <w:pPr>
        <w:numPr>
          <w:ilvl w:val="0"/>
          <w:numId w:val="2"/>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b/>
          <w:bCs/>
          <w:kern w:val="0"/>
          <w14:ligatures w14:val="none"/>
        </w:rPr>
        <w:t>Types of Waste Generated</w:t>
      </w:r>
      <w:r w:rsidRPr="00BA72F9">
        <w:rPr>
          <w:rFonts w:ascii="Times New Roman" w:eastAsia="Times New Roman" w:hAnsi="Times New Roman" w:cs="Times New Roman"/>
          <w:kern w:val="0"/>
          <w14:ligatures w14:val="none"/>
        </w:rPr>
        <w:t xml:space="preserve"> (check all that apply):</w:t>
      </w:r>
    </w:p>
    <w:p w14:paraId="22856D31" w14:textId="77777777" w:rsidR="00BA72F9" w:rsidRPr="00BA72F9" w:rsidRDefault="00BA72F9" w:rsidP="00BA72F9">
      <w:pPr>
        <w:numPr>
          <w:ilvl w:val="1"/>
          <w:numId w:val="2"/>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t>Plastics (specify types)</w:t>
      </w:r>
    </w:p>
    <w:p w14:paraId="73BABA61" w14:textId="77777777" w:rsidR="00BA72F9" w:rsidRPr="00BA72F9" w:rsidRDefault="00BA72F9" w:rsidP="00BA72F9">
      <w:pPr>
        <w:numPr>
          <w:ilvl w:val="1"/>
          <w:numId w:val="2"/>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t>Metals</w:t>
      </w:r>
    </w:p>
    <w:p w14:paraId="5D8D0350" w14:textId="58E9FE5A" w:rsidR="00BA72F9" w:rsidRDefault="00BA72F9" w:rsidP="00BA72F9">
      <w:pPr>
        <w:numPr>
          <w:ilvl w:val="1"/>
          <w:numId w:val="2"/>
        </w:numPr>
        <w:spacing w:before="100" w:beforeAutospacing="1" w:after="100" w:afterAutospacing="1"/>
        <w:rPr>
          <w:ins w:id="3" w:author="Russ Bodie" w:date="2025-09-09T12:25:00Z" w16du:dateUtc="2025-09-09T16:25:00Z"/>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t>E-</w:t>
      </w:r>
      <w:del w:id="4" w:author="Russ Bodie" w:date="2025-09-09T12:24:00Z" w16du:dateUtc="2025-09-09T16:24:00Z">
        <w:r w:rsidRPr="00BA72F9" w:rsidDel="00F27381">
          <w:rPr>
            <w:rFonts w:ascii="Times New Roman" w:eastAsia="Times New Roman" w:hAnsi="Times New Roman" w:cs="Times New Roman"/>
            <w:kern w:val="0"/>
            <w14:ligatures w14:val="none"/>
          </w:rPr>
          <w:delText>scrap</w:delText>
        </w:r>
      </w:del>
      <w:ins w:id="5" w:author="Russ Bodie" w:date="2025-09-09T12:24:00Z" w16du:dateUtc="2025-09-09T16:24:00Z">
        <w:r w:rsidR="00F27381">
          <w:rPr>
            <w:rFonts w:ascii="Times New Roman" w:eastAsia="Times New Roman" w:hAnsi="Times New Roman" w:cs="Times New Roman"/>
            <w:kern w:val="0"/>
            <w14:ligatures w14:val="none"/>
          </w:rPr>
          <w:t>waste</w:t>
        </w:r>
      </w:ins>
    </w:p>
    <w:p w14:paraId="507E1287" w14:textId="1F7C536E" w:rsidR="00F27381" w:rsidRPr="00BA72F9" w:rsidRDefault="00F27381" w:rsidP="00BA72F9">
      <w:pPr>
        <w:numPr>
          <w:ilvl w:val="1"/>
          <w:numId w:val="2"/>
        </w:numPr>
        <w:spacing w:before="100" w:beforeAutospacing="1" w:after="100" w:afterAutospacing="1"/>
        <w:rPr>
          <w:rFonts w:ascii="Times New Roman" w:eastAsia="Times New Roman" w:hAnsi="Times New Roman" w:cs="Times New Roman"/>
          <w:kern w:val="0"/>
          <w14:ligatures w14:val="none"/>
        </w:rPr>
      </w:pPr>
      <w:commentRangeStart w:id="6"/>
      <w:ins w:id="7" w:author="Russ Bodie" w:date="2025-09-09T12:25:00Z" w16du:dateUtc="2025-09-09T16:25:00Z">
        <w:r>
          <w:rPr>
            <w:rFonts w:ascii="Times New Roman" w:eastAsia="Times New Roman" w:hAnsi="Times New Roman" w:cs="Times New Roman"/>
            <w:kern w:val="0"/>
            <w14:ligatures w14:val="none"/>
          </w:rPr>
          <w:t>Cardboard</w:t>
        </w:r>
      </w:ins>
      <w:commentRangeEnd w:id="6"/>
      <w:ins w:id="8" w:author="Russ Bodie" w:date="2025-09-09T12:30:00Z" w16du:dateUtc="2025-09-09T16:30:00Z">
        <w:r>
          <w:rPr>
            <w:rStyle w:val="CommentReference"/>
          </w:rPr>
          <w:commentReference w:id="6"/>
        </w:r>
      </w:ins>
    </w:p>
    <w:p w14:paraId="05C4F972" w14:textId="77777777" w:rsidR="00BA72F9" w:rsidRPr="00BA72F9" w:rsidRDefault="00BA72F9" w:rsidP="00BA72F9">
      <w:pPr>
        <w:numPr>
          <w:ilvl w:val="1"/>
          <w:numId w:val="2"/>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t>Packaging</w:t>
      </w:r>
    </w:p>
    <w:p w14:paraId="70A234AC" w14:textId="77777777" w:rsidR="00BA72F9" w:rsidRPr="00BA72F9" w:rsidRDefault="00BA72F9" w:rsidP="00BA72F9">
      <w:pPr>
        <w:numPr>
          <w:ilvl w:val="1"/>
          <w:numId w:val="2"/>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t>Glass/Ceramics</w:t>
      </w:r>
    </w:p>
    <w:p w14:paraId="4AE545AC" w14:textId="77777777" w:rsidR="00F27381" w:rsidRDefault="00BA72F9" w:rsidP="00BA72F9">
      <w:pPr>
        <w:numPr>
          <w:ilvl w:val="1"/>
          <w:numId w:val="2"/>
        </w:numPr>
        <w:spacing w:before="100" w:beforeAutospacing="1" w:after="100" w:afterAutospacing="1"/>
        <w:rPr>
          <w:ins w:id="9" w:author="Russ Bodie" w:date="2025-09-09T12:25:00Z" w16du:dateUtc="2025-09-09T16:25:00Z"/>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t>Wood</w:t>
      </w:r>
    </w:p>
    <w:p w14:paraId="19CB9569" w14:textId="5D8D38CD" w:rsidR="00BA72F9" w:rsidRPr="00BA72F9" w:rsidRDefault="00BA72F9" w:rsidP="00BA72F9">
      <w:pPr>
        <w:numPr>
          <w:ilvl w:val="1"/>
          <w:numId w:val="2"/>
        </w:numPr>
        <w:spacing w:before="100" w:beforeAutospacing="1" w:after="100" w:afterAutospacing="1"/>
        <w:rPr>
          <w:rFonts w:ascii="Times New Roman" w:eastAsia="Times New Roman" w:hAnsi="Times New Roman" w:cs="Times New Roman"/>
          <w:kern w:val="0"/>
          <w14:ligatures w14:val="none"/>
        </w:rPr>
      </w:pPr>
      <w:del w:id="10" w:author="Russ Bodie" w:date="2025-09-09T12:25:00Z" w16du:dateUtc="2025-09-09T16:25:00Z">
        <w:r w:rsidRPr="00BA72F9" w:rsidDel="00F27381">
          <w:rPr>
            <w:rFonts w:ascii="Times New Roman" w:eastAsia="Times New Roman" w:hAnsi="Times New Roman" w:cs="Times New Roman"/>
            <w:kern w:val="0"/>
            <w14:ligatures w14:val="none"/>
          </w:rPr>
          <w:delText>/</w:delText>
        </w:r>
      </w:del>
      <w:r w:rsidRPr="00BA72F9">
        <w:rPr>
          <w:rFonts w:ascii="Times New Roman" w:eastAsia="Times New Roman" w:hAnsi="Times New Roman" w:cs="Times New Roman"/>
          <w:kern w:val="0"/>
          <w14:ligatures w14:val="none"/>
        </w:rPr>
        <w:t>Textile</w:t>
      </w:r>
    </w:p>
    <w:p w14:paraId="322F986A" w14:textId="77777777" w:rsidR="00BA72F9" w:rsidRDefault="00BA72F9" w:rsidP="00BA72F9">
      <w:pPr>
        <w:numPr>
          <w:ilvl w:val="1"/>
          <w:numId w:val="2"/>
        </w:numPr>
        <w:spacing w:before="100" w:beforeAutospacing="1" w:after="100" w:afterAutospacing="1"/>
        <w:rPr>
          <w:ins w:id="11" w:author="Russ Bodie" w:date="2025-09-09T12:26:00Z" w16du:dateUtc="2025-09-09T16:26:00Z"/>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t>Hazardous chemicals</w:t>
      </w:r>
    </w:p>
    <w:p w14:paraId="6FD2AF3D" w14:textId="1298AF77" w:rsidR="00F27381" w:rsidRPr="00BA72F9" w:rsidRDefault="00F27381" w:rsidP="00BA72F9">
      <w:pPr>
        <w:numPr>
          <w:ilvl w:val="1"/>
          <w:numId w:val="2"/>
        </w:numPr>
        <w:spacing w:before="100" w:beforeAutospacing="1" w:after="100" w:afterAutospacing="1"/>
        <w:rPr>
          <w:rFonts w:ascii="Times New Roman" w:eastAsia="Times New Roman" w:hAnsi="Times New Roman" w:cs="Times New Roman"/>
          <w:kern w:val="0"/>
          <w14:ligatures w14:val="none"/>
        </w:rPr>
      </w:pPr>
      <w:ins w:id="12" w:author="Russ Bodie" w:date="2025-09-09T12:26:00Z" w16du:dateUtc="2025-09-09T16:26:00Z">
        <w:r>
          <w:rPr>
            <w:rFonts w:ascii="Times New Roman" w:eastAsia="Times New Roman" w:hAnsi="Times New Roman" w:cs="Times New Roman"/>
            <w:kern w:val="0"/>
            <w14:ligatures w14:val="none"/>
          </w:rPr>
          <w:t>Non-hazardous chemicals</w:t>
        </w:r>
      </w:ins>
    </w:p>
    <w:p w14:paraId="66F6E7FB" w14:textId="77777777" w:rsidR="00BA72F9" w:rsidRPr="00BA72F9" w:rsidRDefault="00BA72F9" w:rsidP="00BA72F9">
      <w:pPr>
        <w:numPr>
          <w:ilvl w:val="1"/>
          <w:numId w:val="2"/>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t>Organic/Biowaste</w:t>
      </w:r>
    </w:p>
    <w:p w14:paraId="292E8158" w14:textId="77777777" w:rsidR="00BA72F9" w:rsidRDefault="00BA72F9" w:rsidP="00BA72F9">
      <w:pPr>
        <w:numPr>
          <w:ilvl w:val="1"/>
          <w:numId w:val="2"/>
        </w:numPr>
        <w:spacing w:before="100" w:beforeAutospacing="1" w:after="100" w:afterAutospacing="1"/>
        <w:rPr>
          <w:ins w:id="13" w:author="Russ Bodie" w:date="2025-09-09T12:30:00Z" w16du:dateUtc="2025-09-09T16:30:00Z"/>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t>Construction/Demolition</w:t>
      </w:r>
    </w:p>
    <w:p w14:paraId="39E31C76" w14:textId="09152A88" w:rsidR="00F27381" w:rsidRDefault="00F27381" w:rsidP="00BA72F9">
      <w:pPr>
        <w:numPr>
          <w:ilvl w:val="1"/>
          <w:numId w:val="2"/>
        </w:numPr>
        <w:spacing w:before="100" w:beforeAutospacing="1" w:after="100" w:afterAutospacing="1"/>
        <w:rPr>
          <w:ins w:id="14" w:author="Russ Bodie" w:date="2025-09-09T12:26:00Z" w16du:dateUtc="2025-09-09T16:26:00Z"/>
          <w:rFonts w:ascii="Times New Roman" w:eastAsia="Times New Roman" w:hAnsi="Times New Roman" w:cs="Times New Roman"/>
          <w:kern w:val="0"/>
          <w14:ligatures w14:val="none"/>
        </w:rPr>
      </w:pPr>
      <w:ins w:id="15" w:author="Russ Bodie" w:date="2025-09-09T12:30:00Z" w16du:dateUtc="2025-09-09T16:30:00Z">
        <w:r>
          <w:rPr>
            <w:rFonts w:ascii="Times New Roman" w:eastAsia="Times New Roman" w:hAnsi="Times New Roman" w:cs="Times New Roman"/>
            <w:kern w:val="0"/>
            <w14:ligatures w14:val="none"/>
          </w:rPr>
          <w:t>Pallets/Crates</w:t>
        </w:r>
      </w:ins>
    </w:p>
    <w:p w14:paraId="7F5C388E" w14:textId="7DCAE09E" w:rsidR="00F27381" w:rsidRDefault="00F27381" w:rsidP="00BA72F9">
      <w:pPr>
        <w:numPr>
          <w:ilvl w:val="1"/>
          <w:numId w:val="2"/>
        </w:numPr>
        <w:spacing w:before="100" w:beforeAutospacing="1" w:after="100" w:afterAutospacing="1"/>
        <w:rPr>
          <w:ins w:id="16" w:author="Russ Bodie" w:date="2025-09-09T12:26:00Z" w16du:dateUtc="2025-09-09T16:26:00Z"/>
          <w:rFonts w:ascii="Times New Roman" w:eastAsia="Times New Roman" w:hAnsi="Times New Roman" w:cs="Times New Roman"/>
          <w:kern w:val="0"/>
          <w14:ligatures w14:val="none"/>
        </w:rPr>
      </w:pPr>
      <w:ins w:id="17" w:author="Russ Bodie" w:date="2025-09-09T12:26:00Z" w16du:dateUtc="2025-09-09T16:26:00Z">
        <w:r>
          <w:rPr>
            <w:rFonts w:ascii="Times New Roman" w:eastAsia="Times New Roman" w:hAnsi="Times New Roman" w:cs="Times New Roman"/>
            <w:kern w:val="0"/>
            <w14:ligatures w14:val="none"/>
          </w:rPr>
          <w:t>Totes</w:t>
        </w:r>
      </w:ins>
    </w:p>
    <w:p w14:paraId="099CC3A2" w14:textId="0A0C5C67" w:rsidR="00F27381" w:rsidRDefault="00F27381" w:rsidP="00BA72F9">
      <w:pPr>
        <w:numPr>
          <w:ilvl w:val="1"/>
          <w:numId w:val="2"/>
        </w:numPr>
        <w:spacing w:before="100" w:beforeAutospacing="1" w:after="100" w:afterAutospacing="1"/>
        <w:rPr>
          <w:ins w:id="18" w:author="Russ Bodie" w:date="2025-09-09T12:27:00Z" w16du:dateUtc="2025-09-09T16:27:00Z"/>
          <w:rFonts w:ascii="Times New Roman" w:eastAsia="Times New Roman" w:hAnsi="Times New Roman" w:cs="Times New Roman"/>
          <w:kern w:val="0"/>
          <w14:ligatures w14:val="none"/>
        </w:rPr>
      </w:pPr>
      <w:ins w:id="19" w:author="Russ Bodie" w:date="2025-09-09T12:26:00Z" w16du:dateUtc="2025-09-09T16:26:00Z">
        <w:r>
          <w:rPr>
            <w:rFonts w:ascii="Times New Roman" w:eastAsia="Times New Roman" w:hAnsi="Times New Roman" w:cs="Times New Roman"/>
            <w:kern w:val="0"/>
            <w14:ligatures w14:val="none"/>
          </w:rPr>
          <w:t>Drums</w:t>
        </w:r>
      </w:ins>
    </w:p>
    <w:p w14:paraId="446C0909" w14:textId="0B897130" w:rsidR="00F27381" w:rsidRDefault="00F27381" w:rsidP="00BA72F9">
      <w:pPr>
        <w:numPr>
          <w:ilvl w:val="1"/>
          <w:numId w:val="2"/>
        </w:numPr>
        <w:spacing w:before="100" w:beforeAutospacing="1" w:after="100" w:afterAutospacing="1"/>
        <w:rPr>
          <w:ins w:id="20" w:author="Russ Bodie" w:date="2025-09-09T12:27:00Z" w16du:dateUtc="2025-09-09T16:27:00Z"/>
          <w:rFonts w:ascii="Times New Roman" w:eastAsia="Times New Roman" w:hAnsi="Times New Roman" w:cs="Times New Roman"/>
          <w:kern w:val="0"/>
          <w14:ligatures w14:val="none"/>
        </w:rPr>
      </w:pPr>
      <w:ins w:id="21" w:author="Russ Bodie" w:date="2025-09-09T12:27:00Z" w16du:dateUtc="2025-09-09T16:27:00Z">
        <w:r>
          <w:rPr>
            <w:rFonts w:ascii="Times New Roman" w:eastAsia="Times New Roman" w:hAnsi="Times New Roman" w:cs="Times New Roman"/>
            <w:kern w:val="0"/>
            <w14:ligatures w14:val="none"/>
          </w:rPr>
          <w:t>Solvents</w:t>
        </w:r>
      </w:ins>
    </w:p>
    <w:p w14:paraId="791A2CC1" w14:textId="269DDBEA" w:rsidR="00F27381" w:rsidRDefault="00F27381" w:rsidP="00BA72F9">
      <w:pPr>
        <w:numPr>
          <w:ilvl w:val="1"/>
          <w:numId w:val="2"/>
        </w:numPr>
        <w:spacing w:before="100" w:beforeAutospacing="1" w:after="100" w:afterAutospacing="1"/>
        <w:rPr>
          <w:ins w:id="22" w:author="Russ Bodie" w:date="2025-09-09T12:41:00Z" w16du:dateUtc="2025-09-09T16:41:00Z"/>
          <w:rFonts w:ascii="Times New Roman" w:eastAsia="Times New Roman" w:hAnsi="Times New Roman" w:cs="Times New Roman"/>
          <w:kern w:val="0"/>
          <w14:ligatures w14:val="none"/>
        </w:rPr>
      </w:pPr>
      <w:ins w:id="23" w:author="Russ Bodie" w:date="2025-09-09T12:27:00Z" w16du:dateUtc="2025-09-09T16:27:00Z">
        <w:r>
          <w:rPr>
            <w:rFonts w:ascii="Times New Roman" w:eastAsia="Times New Roman" w:hAnsi="Times New Roman" w:cs="Times New Roman"/>
            <w:kern w:val="0"/>
            <w14:ligatures w14:val="none"/>
          </w:rPr>
          <w:t>Oils/Fuels</w:t>
        </w:r>
      </w:ins>
    </w:p>
    <w:p w14:paraId="7983C138" w14:textId="1A9D8BFD" w:rsidR="00DE6278" w:rsidRPr="00BA72F9" w:rsidRDefault="00DE6278" w:rsidP="00BA72F9">
      <w:pPr>
        <w:numPr>
          <w:ilvl w:val="1"/>
          <w:numId w:val="2"/>
        </w:numPr>
        <w:spacing w:before="100" w:beforeAutospacing="1" w:after="100" w:afterAutospacing="1"/>
        <w:rPr>
          <w:rFonts w:ascii="Times New Roman" w:eastAsia="Times New Roman" w:hAnsi="Times New Roman" w:cs="Times New Roman"/>
          <w:kern w:val="0"/>
          <w14:ligatures w14:val="none"/>
        </w:rPr>
      </w:pPr>
      <w:ins w:id="24" w:author="Russ Bodie" w:date="2025-09-09T12:41:00Z" w16du:dateUtc="2025-09-09T16:41:00Z">
        <w:r>
          <w:rPr>
            <w:rFonts w:ascii="Times New Roman" w:eastAsia="Times New Roman" w:hAnsi="Times New Roman" w:cs="Times New Roman"/>
            <w:kern w:val="0"/>
            <w14:ligatures w14:val="none"/>
          </w:rPr>
          <w:t>Water</w:t>
        </w:r>
      </w:ins>
    </w:p>
    <w:p w14:paraId="7824DBCA" w14:textId="77777777" w:rsidR="00BA72F9" w:rsidRPr="00BA72F9" w:rsidRDefault="00BA72F9" w:rsidP="00BA72F9">
      <w:pPr>
        <w:numPr>
          <w:ilvl w:val="1"/>
          <w:numId w:val="2"/>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lastRenderedPageBreak/>
        <w:t>Other (describe)</w:t>
      </w:r>
    </w:p>
    <w:p w14:paraId="3910D7E2" w14:textId="77777777" w:rsidR="00BA72F9" w:rsidRPr="00BA72F9" w:rsidRDefault="00BA72F9" w:rsidP="00BA72F9">
      <w:pPr>
        <w:numPr>
          <w:ilvl w:val="0"/>
          <w:numId w:val="2"/>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b/>
          <w:bCs/>
          <w:kern w:val="0"/>
          <w14:ligatures w14:val="none"/>
        </w:rPr>
        <w:t>Volume per Category</w:t>
      </w:r>
      <w:r w:rsidRPr="00BA72F9">
        <w:rPr>
          <w:rFonts w:ascii="Times New Roman" w:eastAsia="Times New Roman" w:hAnsi="Times New Roman" w:cs="Times New Roman"/>
          <w:kern w:val="0"/>
          <w14:ligatures w14:val="none"/>
        </w:rPr>
        <w:t xml:space="preserve"> (kg/day, tons/month, etc.)</w:t>
      </w:r>
    </w:p>
    <w:p w14:paraId="5636CA8C" w14:textId="77777777" w:rsidR="00BA72F9" w:rsidRPr="00BA72F9" w:rsidRDefault="00BA72F9" w:rsidP="00BA72F9">
      <w:pPr>
        <w:numPr>
          <w:ilvl w:val="0"/>
          <w:numId w:val="2"/>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b/>
          <w:bCs/>
          <w:kern w:val="0"/>
          <w14:ligatures w14:val="none"/>
        </w:rPr>
        <w:t>Seasonal Variations in Waste Volumes?</w:t>
      </w:r>
    </w:p>
    <w:p w14:paraId="0F0547B6" w14:textId="77777777" w:rsidR="00BA72F9" w:rsidRPr="00BA72F9" w:rsidRDefault="00BA72F9" w:rsidP="00BA72F9">
      <w:pPr>
        <w:numPr>
          <w:ilvl w:val="0"/>
          <w:numId w:val="2"/>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b/>
          <w:bCs/>
          <w:kern w:val="0"/>
          <w14:ligatures w14:val="none"/>
        </w:rPr>
        <w:t>Existing Waste Handling Practices:</w:t>
      </w:r>
    </w:p>
    <w:p w14:paraId="589CC557" w14:textId="77777777" w:rsidR="00BA72F9" w:rsidRPr="00BA72F9" w:rsidRDefault="00BA72F9" w:rsidP="00BA72F9">
      <w:pPr>
        <w:numPr>
          <w:ilvl w:val="0"/>
          <w:numId w:val="3"/>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t>Landfilling</w:t>
      </w:r>
    </w:p>
    <w:p w14:paraId="114B8B9A" w14:textId="77777777" w:rsidR="00BA72F9" w:rsidRDefault="00BA72F9" w:rsidP="00BA72F9">
      <w:pPr>
        <w:numPr>
          <w:ilvl w:val="0"/>
          <w:numId w:val="3"/>
        </w:numPr>
        <w:spacing w:before="100" w:beforeAutospacing="1" w:after="100" w:afterAutospacing="1"/>
        <w:rPr>
          <w:ins w:id="25" w:author="Russ Bodie" w:date="2025-09-09T12:32:00Z" w16du:dateUtc="2025-09-09T16:32:00Z"/>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t>Incineration</w:t>
      </w:r>
    </w:p>
    <w:p w14:paraId="293637AE" w14:textId="1576DAE6" w:rsidR="007619ED" w:rsidRPr="00BA72F9" w:rsidRDefault="007619ED" w:rsidP="00BA72F9">
      <w:pPr>
        <w:numPr>
          <w:ilvl w:val="0"/>
          <w:numId w:val="3"/>
        </w:numPr>
        <w:spacing w:before="100" w:beforeAutospacing="1" w:after="100" w:afterAutospacing="1"/>
        <w:rPr>
          <w:rFonts w:ascii="Times New Roman" w:eastAsia="Times New Roman" w:hAnsi="Times New Roman" w:cs="Times New Roman"/>
          <w:kern w:val="0"/>
          <w14:ligatures w14:val="none"/>
        </w:rPr>
      </w:pPr>
      <w:ins w:id="26" w:author="Russ Bodie" w:date="2025-09-09T12:32:00Z" w16du:dateUtc="2025-09-09T16:32:00Z">
        <w:r>
          <w:rPr>
            <w:rFonts w:ascii="Times New Roman" w:eastAsia="Times New Roman" w:hAnsi="Times New Roman" w:cs="Times New Roman"/>
            <w:kern w:val="0"/>
            <w14:ligatures w14:val="none"/>
          </w:rPr>
          <w:t>Was</w:t>
        </w:r>
      </w:ins>
      <w:ins w:id="27" w:author="Russ Bodie" w:date="2025-09-09T12:33:00Z" w16du:dateUtc="2025-09-09T16:33:00Z">
        <w:r>
          <w:rPr>
            <w:rFonts w:ascii="Times New Roman" w:eastAsia="Times New Roman" w:hAnsi="Times New Roman" w:cs="Times New Roman"/>
            <w:kern w:val="0"/>
            <w14:ligatures w14:val="none"/>
          </w:rPr>
          <w:t>te To Energy (= third party recovery but may not understand that)</w:t>
        </w:r>
      </w:ins>
    </w:p>
    <w:p w14:paraId="1A374320" w14:textId="77777777" w:rsidR="00BA72F9" w:rsidRPr="00BA72F9" w:rsidRDefault="00BA72F9" w:rsidP="00BA72F9">
      <w:pPr>
        <w:numPr>
          <w:ilvl w:val="0"/>
          <w:numId w:val="3"/>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t>Recycling</w:t>
      </w:r>
    </w:p>
    <w:p w14:paraId="5516F498" w14:textId="7AA405A3" w:rsidR="00BA72F9" w:rsidRPr="00BA72F9" w:rsidRDefault="00BA72F9" w:rsidP="00BA72F9">
      <w:pPr>
        <w:numPr>
          <w:ilvl w:val="0"/>
          <w:numId w:val="3"/>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t>Reuse internally</w:t>
      </w:r>
      <w:ins w:id="28" w:author="Russ Bodie" w:date="2025-09-09T12:32:00Z" w16du:dateUtc="2025-09-09T16:32:00Z">
        <w:r w:rsidR="007619ED">
          <w:rPr>
            <w:rFonts w:ascii="Times New Roman" w:eastAsia="Times New Roman" w:hAnsi="Times New Roman" w:cs="Times New Roman"/>
            <w:kern w:val="0"/>
            <w14:ligatures w14:val="none"/>
          </w:rPr>
          <w:t xml:space="preserve"> or externally</w:t>
        </w:r>
      </w:ins>
    </w:p>
    <w:p w14:paraId="6CB2607B" w14:textId="77777777" w:rsidR="00BA72F9" w:rsidRPr="00BA72F9" w:rsidRDefault="00BA72F9" w:rsidP="00BA72F9">
      <w:pPr>
        <w:numPr>
          <w:ilvl w:val="0"/>
          <w:numId w:val="3"/>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t>Third-party recovery</w:t>
      </w:r>
    </w:p>
    <w:p w14:paraId="122C32CA" w14:textId="77777777" w:rsidR="00BA72F9" w:rsidRPr="00BA72F9" w:rsidRDefault="00BA72F9" w:rsidP="00BA72F9">
      <w:pPr>
        <w:numPr>
          <w:ilvl w:val="0"/>
          <w:numId w:val="4"/>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b/>
          <w:bCs/>
          <w:kern w:val="0"/>
          <w14:ligatures w14:val="none"/>
        </w:rPr>
        <w:t>Do you currently segregate your waste? How?</w:t>
      </w:r>
    </w:p>
    <w:p w14:paraId="44A53CA2" w14:textId="77777777" w:rsidR="00BA72F9" w:rsidRPr="00BA72F9" w:rsidRDefault="00BA72F9" w:rsidP="00BA72F9">
      <w:pPr>
        <w:numPr>
          <w:ilvl w:val="0"/>
          <w:numId w:val="4"/>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b/>
          <w:bCs/>
          <w:kern w:val="0"/>
          <w14:ligatures w14:val="none"/>
        </w:rPr>
        <w:t xml:space="preserve">Do you have onsite waste storage or processing infrastructure? </w:t>
      </w:r>
      <w:commentRangeStart w:id="29"/>
      <w:r w:rsidRPr="00BA72F9">
        <w:rPr>
          <w:rFonts w:ascii="Times New Roman" w:eastAsia="Times New Roman" w:hAnsi="Times New Roman" w:cs="Times New Roman"/>
          <w:b/>
          <w:bCs/>
          <w:kern w:val="0"/>
          <w14:ligatures w14:val="none"/>
        </w:rPr>
        <w:t>Describe</w:t>
      </w:r>
      <w:commentRangeEnd w:id="29"/>
      <w:r w:rsidR="00762644">
        <w:rPr>
          <w:rStyle w:val="CommentReference"/>
        </w:rPr>
        <w:commentReference w:id="29"/>
      </w:r>
      <w:r w:rsidRPr="00BA72F9">
        <w:rPr>
          <w:rFonts w:ascii="Times New Roman" w:eastAsia="Times New Roman" w:hAnsi="Times New Roman" w:cs="Times New Roman"/>
          <w:b/>
          <w:bCs/>
          <w:kern w:val="0"/>
          <w14:ligatures w14:val="none"/>
        </w:rPr>
        <w:t>.</w:t>
      </w:r>
    </w:p>
    <w:p w14:paraId="1213F71C" w14:textId="211533F2" w:rsidR="00BA72F9" w:rsidRPr="00BA72F9" w:rsidRDefault="00BA72F9" w:rsidP="00BA72F9">
      <w:pPr>
        <w:numPr>
          <w:ilvl w:val="0"/>
          <w:numId w:val="4"/>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b/>
          <w:bCs/>
          <w:kern w:val="0"/>
          <w14:ligatures w14:val="none"/>
        </w:rPr>
        <w:t>Are any current waste streams generating revenue (resale)?</w:t>
      </w:r>
      <w:ins w:id="30" w:author="Russ Bodie" w:date="2025-09-09T12:37:00Z" w16du:dateUtc="2025-09-09T16:37:00Z">
        <w:r w:rsidR="00B61453">
          <w:rPr>
            <w:rFonts w:ascii="Times New Roman" w:eastAsia="Times New Roman" w:hAnsi="Times New Roman" w:cs="Times New Roman"/>
            <w:b/>
            <w:bCs/>
            <w:kern w:val="0"/>
            <w14:ligatures w14:val="none"/>
          </w:rPr>
          <w:t xml:space="preserve"> Describe</w:t>
        </w:r>
      </w:ins>
    </w:p>
    <w:p w14:paraId="22FBA200" w14:textId="77777777" w:rsidR="00BA72F9" w:rsidRDefault="00BA72F9" w:rsidP="00BA72F9">
      <w:pPr>
        <w:numPr>
          <w:ilvl w:val="0"/>
          <w:numId w:val="4"/>
        </w:numPr>
        <w:spacing w:before="100" w:beforeAutospacing="1" w:after="100" w:afterAutospacing="1"/>
        <w:rPr>
          <w:ins w:id="31" w:author="Russ Bodie" w:date="2025-09-09T12:37:00Z" w16du:dateUtc="2025-09-09T16:37:00Z"/>
          <w:rFonts w:ascii="Times New Roman" w:eastAsia="Times New Roman" w:hAnsi="Times New Roman" w:cs="Times New Roman"/>
          <w:kern w:val="0"/>
          <w14:ligatures w14:val="none"/>
        </w:rPr>
      </w:pPr>
      <w:r w:rsidRPr="00BA72F9">
        <w:rPr>
          <w:rFonts w:ascii="Times New Roman" w:eastAsia="Times New Roman" w:hAnsi="Times New Roman" w:cs="Times New Roman"/>
          <w:b/>
          <w:bCs/>
          <w:kern w:val="0"/>
          <w14:ligatures w14:val="none"/>
        </w:rPr>
        <w:t>Waste Audit Documentation Available?</w:t>
      </w:r>
      <w:r w:rsidRPr="00BA72F9">
        <w:rPr>
          <w:rFonts w:ascii="Times New Roman" w:eastAsia="Times New Roman" w:hAnsi="Times New Roman" w:cs="Times New Roman"/>
          <w:kern w:val="0"/>
          <w14:ligatures w14:val="none"/>
        </w:rPr>
        <w:t xml:space="preserve"> (Yes/No; attach if yes)</w:t>
      </w:r>
    </w:p>
    <w:p w14:paraId="3DB8779A" w14:textId="63E0F9AD" w:rsidR="00B61453" w:rsidRPr="006F38BD" w:rsidRDefault="00B61453" w:rsidP="00BA72F9">
      <w:pPr>
        <w:numPr>
          <w:ilvl w:val="0"/>
          <w:numId w:val="4"/>
        </w:numPr>
        <w:spacing w:before="100" w:beforeAutospacing="1" w:after="100" w:afterAutospacing="1"/>
        <w:rPr>
          <w:rFonts w:ascii="Times New Roman" w:eastAsia="Times New Roman" w:hAnsi="Times New Roman" w:cs="Times New Roman"/>
          <w:kern w:val="0"/>
          <w14:ligatures w14:val="none"/>
        </w:rPr>
      </w:pPr>
      <w:ins w:id="32" w:author="Russ Bodie" w:date="2025-09-09T12:37:00Z" w16du:dateUtc="2025-09-09T16:37:00Z">
        <w:r w:rsidRPr="006F38BD">
          <w:rPr>
            <w:rFonts w:ascii="Times New Roman" w:eastAsia="Times New Roman" w:hAnsi="Times New Roman" w:cs="Times New Roman"/>
            <w:kern w:val="0"/>
            <w14:ligatures w14:val="none"/>
            <w:rPrChange w:id="33" w:author="Russ Bodie" w:date="2025-09-09T12:40:00Z" w16du:dateUtc="2025-09-09T16:40:00Z">
              <w:rPr>
                <w:rFonts w:ascii="Times New Roman" w:eastAsia="Times New Roman" w:hAnsi="Times New Roman" w:cs="Times New Roman"/>
                <w:b/>
                <w:bCs/>
                <w:kern w:val="0"/>
                <w14:ligatures w14:val="none"/>
              </w:rPr>
            </w:rPrChange>
          </w:rPr>
          <w:t xml:space="preserve">MOST important to determine </w:t>
        </w:r>
      </w:ins>
      <w:ins w:id="34" w:author="Russ Bodie" w:date="2025-09-09T12:38:00Z" w16du:dateUtc="2025-09-09T16:38:00Z">
        <w:r w:rsidRPr="006F38BD">
          <w:rPr>
            <w:rFonts w:ascii="Times New Roman" w:eastAsia="Times New Roman" w:hAnsi="Times New Roman" w:cs="Times New Roman"/>
            <w:kern w:val="0"/>
            <w14:ligatures w14:val="none"/>
            <w:rPrChange w:id="35" w:author="Russ Bodie" w:date="2025-09-09T12:40:00Z" w16du:dateUtc="2025-09-09T16:40:00Z">
              <w:rPr>
                <w:rFonts w:ascii="Times New Roman" w:eastAsia="Times New Roman" w:hAnsi="Times New Roman" w:cs="Times New Roman"/>
                <w:b/>
                <w:bCs/>
                <w:kern w:val="0"/>
                <w14:ligatures w14:val="none"/>
              </w:rPr>
            </w:rPrChange>
          </w:rPr>
          <w:t>EHS or facility or corporate priority “pain points” due to high cost or desire to recycle vs landfill, et</w:t>
        </w:r>
      </w:ins>
      <w:ins w:id="36" w:author="Russ Bodie" w:date="2025-09-09T12:39:00Z" w16du:dateUtc="2025-09-09T16:39:00Z">
        <w:r w:rsidRPr="006F38BD">
          <w:rPr>
            <w:rFonts w:ascii="Times New Roman" w:eastAsia="Times New Roman" w:hAnsi="Times New Roman" w:cs="Times New Roman"/>
            <w:kern w:val="0"/>
            <w14:ligatures w14:val="none"/>
            <w:rPrChange w:id="37" w:author="Russ Bodie" w:date="2025-09-09T12:40:00Z" w16du:dateUtc="2025-09-09T16:40:00Z">
              <w:rPr>
                <w:rFonts w:ascii="Times New Roman" w:eastAsia="Times New Roman" w:hAnsi="Times New Roman" w:cs="Times New Roman"/>
                <w:b/>
                <w:bCs/>
                <w:kern w:val="0"/>
                <w14:ligatures w14:val="none"/>
              </w:rPr>
            </w:rPrChange>
          </w:rPr>
          <w:t>c.</w:t>
        </w:r>
        <w:r w:rsidR="006F38BD" w:rsidRPr="006F38BD">
          <w:rPr>
            <w:rFonts w:ascii="Times New Roman" w:eastAsia="Times New Roman" w:hAnsi="Times New Roman" w:cs="Times New Roman"/>
            <w:kern w:val="0"/>
            <w14:ligatures w14:val="none"/>
          </w:rPr>
          <w:t xml:space="preserve"> These will come up when discussing each stream</w:t>
        </w:r>
      </w:ins>
    </w:p>
    <w:p w14:paraId="2A828FA6" w14:textId="77777777" w:rsidR="00BA72F9" w:rsidRPr="00BA72F9" w:rsidRDefault="00000000" w:rsidP="00BA72F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63872BD">
          <v:rect id="_x0000_i1026" alt="" style="width:468pt;height:.05pt;mso-width-percent:0;mso-height-percent:0;mso-width-percent:0;mso-height-percent:0" o:hralign="center" o:hrstd="t" o:hr="t" fillcolor="#a0a0a0" stroked="f"/>
        </w:pict>
      </w:r>
    </w:p>
    <w:p w14:paraId="6DCDAF3D" w14:textId="77777777" w:rsidR="00BA72F9" w:rsidRPr="00BA72F9" w:rsidRDefault="00BA72F9" w:rsidP="00BA72F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A72F9">
        <w:rPr>
          <w:rFonts w:ascii="Times New Roman" w:eastAsia="Times New Roman" w:hAnsi="Times New Roman" w:cs="Times New Roman"/>
          <w:b/>
          <w:bCs/>
          <w:kern w:val="0"/>
          <w:sz w:val="27"/>
          <w:szCs w:val="27"/>
          <w14:ligatures w14:val="none"/>
        </w:rPr>
        <w:t>SECTION 3: Objectives &amp; Constraints</w:t>
      </w:r>
    </w:p>
    <w:p w14:paraId="06C8B27F" w14:textId="740028B2" w:rsidR="00BA72F9" w:rsidRPr="00BA72F9" w:rsidRDefault="00BA72F9" w:rsidP="00BA72F9">
      <w:pPr>
        <w:numPr>
          <w:ilvl w:val="0"/>
          <w:numId w:val="5"/>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b/>
          <w:bCs/>
          <w:kern w:val="0"/>
          <w14:ligatures w14:val="none"/>
        </w:rPr>
        <w:t xml:space="preserve">Client Objectives for </w:t>
      </w:r>
      <w:del w:id="38" w:author="Russ Bodie" w:date="2025-09-09T12:40:00Z" w16du:dateUtc="2025-09-09T16:40:00Z">
        <w:r w:rsidRPr="00BA72F9" w:rsidDel="00DE6278">
          <w:rPr>
            <w:rFonts w:ascii="Times New Roman" w:eastAsia="Times New Roman" w:hAnsi="Times New Roman" w:cs="Times New Roman"/>
            <w:b/>
            <w:bCs/>
            <w:kern w:val="0"/>
            <w14:ligatures w14:val="none"/>
          </w:rPr>
          <w:delText xml:space="preserve">Waste </w:delText>
        </w:r>
      </w:del>
      <w:ins w:id="39" w:author="Russ Bodie" w:date="2025-09-09T12:40:00Z" w16du:dateUtc="2025-09-09T16:40:00Z">
        <w:r w:rsidR="00DE6278">
          <w:rPr>
            <w:rFonts w:ascii="Times New Roman" w:eastAsia="Times New Roman" w:hAnsi="Times New Roman" w:cs="Times New Roman"/>
            <w:b/>
            <w:bCs/>
            <w:kern w:val="0"/>
            <w14:ligatures w14:val="none"/>
          </w:rPr>
          <w:t>Resource</w:t>
        </w:r>
        <w:r w:rsidR="00DE6278" w:rsidRPr="00BA72F9">
          <w:rPr>
            <w:rFonts w:ascii="Times New Roman" w:eastAsia="Times New Roman" w:hAnsi="Times New Roman" w:cs="Times New Roman"/>
            <w:b/>
            <w:bCs/>
            <w:kern w:val="0"/>
            <w14:ligatures w14:val="none"/>
          </w:rPr>
          <w:t xml:space="preserve"> </w:t>
        </w:r>
      </w:ins>
      <w:r w:rsidRPr="00BA72F9">
        <w:rPr>
          <w:rFonts w:ascii="Times New Roman" w:eastAsia="Times New Roman" w:hAnsi="Times New Roman" w:cs="Times New Roman"/>
          <w:b/>
          <w:bCs/>
          <w:kern w:val="0"/>
          <w14:ligatures w14:val="none"/>
        </w:rPr>
        <w:t>Management</w:t>
      </w:r>
      <w:r w:rsidRPr="00BA72F9">
        <w:rPr>
          <w:rFonts w:ascii="Times New Roman" w:eastAsia="Times New Roman" w:hAnsi="Times New Roman" w:cs="Times New Roman"/>
          <w:kern w:val="0"/>
          <w14:ligatures w14:val="none"/>
        </w:rPr>
        <w:t xml:space="preserve"> (rank in order of priority):</w:t>
      </w:r>
    </w:p>
    <w:p w14:paraId="5C7464DD" w14:textId="77777777" w:rsidR="00BA72F9" w:rsidRPr="00BA72F9" w:rsidRDefault="00BA72F9" w:rsidP="00BA72F9">
      <w:pPr>
        <w:numPr>
          <w:ilvl w:val="0"/>
          <w:numId w:val="6"/>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t>Reduce landfill volume</w:t>
      </w:r>
    </w:p>
    <w:p w14:paraId="784E4AFF" w14:textId="77777777" w:rsidR="00BA72F9" w:rsidRPr="00BA72F9" w:rsidRDefault="00BA72F9" w:rsidP="00BA72F9">
      <w:pPr>
        <w:numPr>
          <w:ilvl w:val="0"/>
          <w:numId w:val="6"/>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t>Generate secondary revenue</w:t>
      </w:r>
    </w:p>
    <w:p w14:paraId="6EA01B3C" w14:textId="7CF95FD0" w:rsidR="00BA72F9" w:rsidRPr="00BA72F9" w:rsidRDefault="00BA72F9" w:rsidP="00BA72F9">
      <w:pPr>
        <w:numPr>
          <w:ilvl w:val="0"/>
          <w:numId w:val="6"/>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t xml:space="preserve">Achieve </w:t>
      </w:r>
      <w:del w:id="40" w:author="Russ Bodie" w:date="2025-09-09T12:40:00Z" w16du:dateUtc="2025-09-09T16:40:00Z">
        <w:r w:rsidRPr="00BA72F9" w:rsidDel="00DE6278">
          <w:rPr>
            <w:rFonts w:ascii="Times New Roman" w:eastAsia="Times New Roman" w:hAnsi="Times New Roman" w:cs="Times New Roman"/>
            <w:kern w:val="0"/>
            <w14:ligatures w14:val="none"/>
          </w:rPr>
          <w:delText>ESG/CSR</w:delText>
        </w:r>
      </w:del>
      <w:ins w:id="41" w:author="Russ Bodie" w:date="2025-09-09T12:40:00Z" w16du:dateUtc="2025-09-09T16:40:00Z">
        <w:r w:rsidR="00DE6278">
          <w:rPr>
            <w:rFonts w:ascii="Times New Roman" w:eastAsia="Times New Roman" w:hAnsi="Times New Roman" w:cs="Times New Roman"/>
            <w:kern w:val="0"/>
            <w14:ligatures w14:val="none"/>
          </w:rPr>
          <w:t>Sustainability</w:t>
        </w:r>
      </w:ins>
      <w:r w:rsidRPr="00BA72F9">
        <w:rPr>
          <w:rFonts w:ascii="Times New Roman" w:eastAsia="Times New Roman" w:hAnsi="Times New Roman" w:cs="Times New Roman"/>
          <w:kern w:val="0"/>
          <w14:ligatures w14:val="none"/>
        </w:rPr>
        <w:t xml:space="preserve"> targets</w:t>
      </w:r>
    </w:p>
    <w:p w14:paraId="0F41BDB8" w14:textId="77777777" w:rsidR="00BA72F9" w:rsidRPr="00BA72F9" w:rsidRDefault="00BA72F9" w:rsidP="00BA72F9">
      <w:pPr>
        <w:numPr>
          <w:ilvl w:val="0"/>
          <w:numId w:val="6"/>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t>Meet compliance/environmental regulations</w:t>
      </w:r>
    </w:p>
    <w:p w14:paraId="6817E521" w14:textId="77777777" w:rsidR="00BA72F9" w:rsidRPr="00BA72F9" w:rsidRDefault="00BA72F9" w:rsidP="00BA72F9">
      <w:pPr>
        <w:numPr>
          <w:ilvl w:val="0"/>
          <w:numId w:val="6"/>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t>Reduce disposal costs</w:t>
      </w:r>
    </w:p>
    <w:p w14:paraId="77BE000C" w14:textId="77777777" w:rsidR="00BA72F9" w:rsidRPr="00BA72F9" w:rsidRDefault="00BA72F9" w:rsidP="00BA72F9">
      <w:pPr>
        <w:numPr>
          <w:ilvl w:val="0"/>
          <w:numId w:val="6"/>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t>Improve circularity</w:t>
      </w:r>
    </w:p>
    <w:p w14:paraId="4F14BD20" w14:textId="77777777" w:rsidR="00BA72F9" w:rsidRPr="00BA72F9" w:rsidRDefault="00BA72F9" w:rsidP="00BA72F9">
      <w:pPr>
        <w:numPr>
          <w:ilvl w:val="0"/>
          <w:numId w:val="7"/>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b/>
          <w:bCs/>
          <w:kern w:val="0"/>
          <w14:ligatures w14:val="none"/>
        </w:rPr>
        <w:t>Operational Constraints:</w:t>
      </w:r>
    </w:p>
    <w:p w14:paraId="69A85CB3" w14:textId="77777777" w:rsidR="00BA72F9" w:rsidRPr="00BA72F9" w:rsidRDefault="00BA72F9" w:rsidP="00BA72F9">
      <w:pPr>
        <w:numPr>
          <w:ilvl w:val="0"/>
          <w:numId w:val="8"/>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t>Space limitations</w:t>
      </w:r>
    </w:p>
    <w:p w14:paraId="7AF92454" w14:textId="77777777" w:rsidR="00BA72F9" w:rsidRPr="00BA72F9" w:rsidRDefault="00BA72F9" w:rsidP="00BA72F9">
      <w:pPr>
        <w:numPr>
          <w:ilvl w:val="0"/>
          <w:numId w:val="8"/>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t>Budget limitations</w:t>
      </w:r>
    </w:p>
    <w:p w14:paraId="42F39A89" w14:textId="77777777" w:rsidR="00BA72F9" w:rsidRPr="00BA72F9" w:rsidRDefault="00BA72F9" w:rsidP="00BA72F9">
      <w:pPr>
        <w:numPr>
          <w:ilvl w:val="0"/>
          <w:numId w:val="8"/>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t>Permit/environmental limits</w:t>
      </w:r>
    </w:p>
    <w:p w14:paraId="167C4287" w14:textId="77777777" w:rsidR="00BA72F9" w:rsidRPr="00BA72F9" w:rsidRDefault="00BA72F9" w:rsidP="00BA72F9">
      <w:pPr>
        <w:numPr>
          <w:ilvl w:val="0"/>
          <w:numId w:val="8"/>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t>Staff availability</w:t>
      </w:r>
    </w:p>
    <w:p w14:paraId="3810F6D5" w14:textId="77777777" w:rsidR="00BA72F9" w:rsidRPr="00BA72F9" w:rsidRDefault="00BA72F9" w:rsidP="00BA72F9">
      <w:pPr>
        <w:numPr>
          <w:ilvl w:val="0"/>
          <w:numId w:val="8"/>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t>Energy availability</w:t>
      </w:r>
    </w:p>
    <w:p w14:paraId="7DDA0F49" w14:textId="77777777" w:rsidR="00BA72F9" w:rsidRPr="00BA72F9" w:rsidRDefault="00BA72F9" w:rsidP="00BA72F9">
      <w:pPr>
        <w:numPr>
          <w:ilvl w:val="0"/>
          <w:numId w:val="8"/>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t>Safety concerns</w:t>
      </w:r>
    </w:p>
    <w:p w14:paraId="31894F6B" w14:textId="69B11BF2" w:rsidR="00BA72F9" w:rsidRPr="00BA72F9" w:rsidRDefault="00BA72F9" w:rsidP="00BA72F9">
      <w:pPr>
        <w:numPr>
          <w:ilvl w:val="0"/>
          <w:numId w:val="9"/>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b/>
          <w:bCs/>
          <w:kern w:val="0"/>
          <w14:ligatures w14:val="none"/>
        </w:rPr>
        <w:t xml:space="preserve">Regulatory Drivers or </w:t>
      </w:r>
      <w:ins w:id="42" w:author="Russ Bodie" w:date="2025-09-09T12:42:00Z" w16du:dateUtc="2025-09-09T16:42:00Z">
        <w:r w:rsidR="003F6D5A">
          <w:rPr>
            <w:rFonts w:ascii="Times New Roman" w:eastAsia="Times New Roman" w:hAnsi="Times New Roman" w:cs="Times New Roman"/>
            <w:b/>
            <w:bCs/>
            <w:kern w:val="0"/>
            <w14:ligatures w14:val="none"/>
          </w:rPr>
          <w:t xml:space="preserve">Corporate/Industry </w:t>
        </w:r>
      </w:ins>
      <w:r w:rsidRPr="00BA72F9">
        <w:rPr>
          <w:rFonts w:ascii="Times New Roman" w:eastAsia="Times New Roman" w:hAnsi="Times New Roman" w:cs="Times New Roman"/>
          <w:b/>
          <w:bCs/>
          <w:kern w:val="0"/>
          <w14:ligatures w14:val="none"/>
        </w:rPr>
        <w:t>Mandates?</w:t>
      </w:r>
    </w:p>
    <w:p w14:paraId="7BB884EC" w14:textId="77777777" w:rsidR="00BA72F9" w:rsidRPr="00BA72F9" w:rsidRDefault="00BA72F9" w:rsidP="00BA72F9">
      <w:pPr>
        <w:numPr>
          <w:ilvl w:val="0"/>
          <w:numId w:val="9"/>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b/>
          <w:bCs/>
          <w:kern w:val="0"/>
          <w14:ligatures w14:val="none"/>
        </w:rPr>
        <w:t>Interested in CapEx investments?</w:t>
      </w:r>
      <w:r w:rsidRPr="00BA72F9">
        <w:rPr>
          <w:rFonts w:ascii="Times New Roman" w:eastAsia="Times New Roman" w:hAnsi="Times New Roman" w:cs="Times New Roman"/>
          <w:kern w:val="0"/>
          <w14:ligatures w14:val="none"/>
        </w:rPr>
        <w:t xml:space="preserve"> (Yes/No; budget range if known)</w:t>
      </w:r>
    </w:p>
    <w:p w14:paraId="70D055C1" w14:textId="77777777" w:rsidR="00BA72F9" w:rsidRPr="00BA72F9" w:rsidRDefault="00BA72F9" w:rsidP="00BA72F9">
      <w:pPr>
        <w:numPr>
          <w:ilvl w:val="0"/>
          <w:numId w:val="9"/>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b/>
          <w:bCs/>
          <w:kern w:val="0"/>
          <w14:ligatures w14:val="none"/>
        </w:rPr>
        <w:t>Timeframe for implementation:</w:t>
      </w:r>
    </w:p>
    <w:p w14:paraId="0376CF45" w14:textId="77777777" w:rsidR="00BA72F9" w:rsidRPr="00BA72F9" w:rsidRDefault="00BA72F9" w:rsidP="00BA72F9">
      <w:pPr>
        <w:numPr>
          <w:ilvl w:val="0"/>
          <w:numId w:val="10"/>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t>Immediate (0–3 months)</w:t>
      </w:r>
    </w:p>
    <w:p w14:paraId="7FFA2ACE" w14:textId="77777777" w:rsidR="00BA72F9" w:rsidRPr="00BA72F9" w:rsidRDefault="00BA72F9" w:rsidP="00BA72F9">
      <w:pPr>
        <w:numPr>
          <w:ilvl w:val="0"/>
          <w:numId w:val="10"/>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t>Mid-term (3–12 months)</w:t>
      </w:r>
    </w:p>
    <w:p w14:paraId="3B492F80" w14:textId="77777777" w:rsidR="00BA72F9" w:rsidRPr="00BA72F9" w:rsidRDefault="00BA72F9" w:rsidP="00BA72F9">
      <w:pPr>
        <w:numPr>
          <w:ilvl w:val="0"/>
          <w:numId w:val="10"/>
        </w:numPr>
        <w:spacing w:before="100" w:beforeAutospacing="1" w:after="100" w:afterAutospacing="1"/>
        <w:rPr>
          <w:rFonts w:ascii="Times New Roman" w:eastAsia="Times New Roman" w:hAnsi="Times New Roman" w:cs="Times New Roman"/>
          <w:kern w:val="0"/>
          <w14:ligatures w14:val="none"/>
        </w:rPr>
      </w:pPr>
      <w:r w:rsidRPr="00BA72F9">
        <w:rPr>
          <w:rFonts w:ascii="Times New Roman" w:eastAsia="Times New Roman" w:hAnsi="Times New Roman" w:cs="Times New Roman"/>
          <w:kern w:val="0"/>
          <w14:ligatures w14:val="none"/>
        </w:rPr>
        <w:t>Long-term (&gt;1 year)</w:t>
      </w:r>
    </w:p>
    <w:p w14:paraId="391060D6" w14:textId="77777777" w:rsidR="00410659" w:rsidRDefault="00410659"/>
    <w:sectPr w:rsidR="0041065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Russ Bodie" w:date="2025-09-09T12:24:00Z" w:initials="RB">
    <w:p w14:paraId="333FEAFB" w14:textId="77777777" w:rsidR="004B0ED5" w:rsidRDefault="004B0ED5" w:rsidP="004B0ED5">
      <w:pPr>
        <w:pStyle w:val="CommentText"/>
      </w:pPr>
      <w:r>
        <w:rPr>
          <w:rStyle w:val="CommentReference"/>
        </w:rPr>
        <w:annotationRef/>
      </w:r>
      <w:r>
        <w:t>I don’t know if Occupants is the best size measure for us. It may be better to measure facility size by number and/or weight or volume of bulk resources (former waste streams) they have.</w:t>
      </w:r>
    </w:p>
  </w:comment>
  <w:comment w:id="6" w:author="Russ Bodie" w:date="2025-09-09T12:30:00Z" w:initials="RB">
    <w:p w14:paraId="396472AC" w14:textId="77777777" w:rsidR="00F27381" w:rsidRDefault="00F27381" w:rsidP="00F27381">
      <w:pPr>
        <w:pStyle w:val="CommentText"/>
      </w:pPr>
      <w:r>
        <w:rPr>
          <w:rStyle w:val="CommentReference"/>
        </w:rPr>
        <w:annotationRef/>
      </w:r>
      <w:r>
        <w:t>These categories should match what “people” call things not the academic category. And they may need to be redundant to capture what the facility has. For example sometimes people say pallets but don’t think of that as wood or plastic.</w:t>
      </w:r>
    </w:p>
  </w:comment>
  <w:comment w:id="29" w:author="Russ Bodie" w:date="2025-09-09T12:36:00Z" w:initials="RB">
    <w:p w14:paraId="3FB32793" w14:textId="77777777" w:rsidR="00762644" w:rsidRDefault="00762644" w:rsidP="00762644">
      <w:pPr>
        <w:pStyle w:val="CommentText"/>
      </w:pPr>
      <w:r>
        <w:rPr>
          <w:rStyle w:val="CommentReference"/>
        </w:rPr>
        <w:annotationRef/>
      </w:r>
      <w:r>
        <w:t>Need more prompts: a. bulk tanks, b. consolidation areas, c. balers, d. crushers, e. grinders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3FEAFB" w15:done="0"/>
  <w15:commentEx w15:paraId="396472AC" w15:done="0"/>
  <w15:commentEx w15:paraId="3FB327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5B3545" w16cex:dateUtc="2025-09-09T16:24:00Z"/>
  <w16cex:commentExtensible w16cex:durableId="0B00B1C4" w16cex:dateUtc="2025-09-09T16:30:00Z"/>
  <w16cex:commentExtensible w16cex:durableId="378EC606" w16cex:dateUtc="2025-09-09T16: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3FEAFB" w16cid:durableId="5B5B3545"/>
  <w16cid:commentId w16cid:paraId="396472AC" w16cid:durableId="0B00B1C4"/>
  <w16cid:commentId w16cid:paraId="3FB32793" w16cid:durableId="378EC60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307A9"/>
    <w:multiLevelType w:val="multilevel"/>
    <w:tmpl w:val="1730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65447"/>
    <w:multiLevelType w:val="multilevel"/>
    <w:tmpl w:val="EEE2E92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4E331C"/>
    <w:multiLevelType w:val="multilevel"/>
    <w:tmpl w:val="FEB8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74A63"/>
    <w:multiLevelType w:val="multilevel"/>
    <w:tmpl w:val="EEAE183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7E5EF0"/>
    <w:multiLevelType w:val="multilevel"/>
    <w:tmpl w:val="B15484C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D718CD"/>
    <w:multiLevelType w:val="multilevel"/>
    <w:tmpl w:val="52AC04C2"/>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0434B6"/>
    <w:multiLevelType w:val="multilevel"/>
    <w:tmpl w:val="D2C2D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F7257C"/>
    <w:multiLevelType w:val="multilevel"/>
    <w:tmpl w:val="8054A67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376EA8"/>
    <w:multiLevelType w:val="multilevel"/>
    <w:tmpl w:val="FD06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F061D5"/>
    <w:multiLevelType w:val="multilevel"/>
    <w:tmpl w:val="E4F6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107949">
    <w:abstractNumId w:val="6"/>
  </w:num>
  <w:num w:numId="2" w16cid:durableId="25182399">
    <w:abstractNumId w:val="5"/>
  </w:num>
  <w:num w:numId="3" w16cid:durableId="557978758">
    <w:abstractNumId w:val="0"/>
  </w:num>
  <w:num w:numId="4" w16cid:durableId="168906734">
    <w:abstractNumId w:val="1"/>
  </w:num>
  <w:num w:numId="5" w16cid:durableId="825054107">
    <w:abstractNumId w:val="3"/>
  </w:num>
  <w:num w:numId="6" w16cid:durableId="110631271">
    <w:abstractNumId w:val="2"/>
  </w:num>
  <w:num w:numId="7" w16cid:durableId="968628051">
    <w:abstractNumId w:val="4"/>
  </w:num>
  <w:num w:numId="8" w16cid:durableId="232740762">
    <w:abstractNumId w:val="9"/>
  </w:num>
  <w:num w:numId="9" w16cid:durableId="1449541932">
    <w:abstractNumId w:val="7"/>
  </w:num>
  <w:num w:numId="10" w16cid:durableId="118747878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uss Bodie">
    <w15:presenceInfo w15:providerId="Windows Live" w15:userId="6c59cfc790f972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2F9"/>
    <w:rsid w:val="003F6D5A"/>
    <w:rsid w:val="00410659"/>
    <w:rsid w:val="004B0ED5"/>
    <w:rsid w:val="006F38BD"/>
    <w:rsid w:val="006F4846"/>
    <w:rsid w:val="007619ED"/>
    <w:rsid w:val="00762644"/>
    <w:rsid w:val="00921D53"/>
    <w:rsid w:val="00970753"/>
    <w:rsid w:val="00B61453"/>
    <w:rsid w:val="00BA72F9"/>
    <w:rsid w:val="00C766DB"/>
    <w:rsid w:val="00DE6278"/>
    <w:rsid w:val="00F27381"/>
    <w:rsid w:val="00FE7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EFA87"/>
  <w15:chartTrackingRefBased/>
  <w15:docId w15:val="{F66DF121-994A-3C44-997B-83D8AA88F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A72F9"/>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BA72F9"/>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A72F9"/>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BA72F9"/>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BA72F9"/>
    <w:rPr>
      <w:b/>
      <w:bCs/>
    </w:rPr>
  </w:style>
  <w:style w:type="paragraph" w:styleId="NormalWeb">
    <w:name w:val="Normal (Web)"/>
    <w:basedOn w:val="Normal"/>
    <w:uiPriority w:val="99"/>
    <w:semiHidden/>
    <w:unhideWhenUsed/>
    <w:rsid w:val="00BA72F9"/>
    <w:pPr>
      <w:spacing w:before="100" w:beforeAutospacing="1" w:after="100" w:afterAutospacing="1"/>
    </w:pPr>
    <w:rPr>
      <w:rFonts w:ascii="Times New Roman" w:eastAsia="Times New Roman" w:hAnsi="Times New Roman" w:cs="Times New Roman"/>
      <w:kern w:val="0"/>
      <w14:ligatures w14:val="none"/>
    </w:rPr>
  </w:style>
  <w:style w:type="paragraph" w:styleId="Revision">
    <w:name w:val="Revision"/>
    <w:hidden/>
    <w:uiPriority w:val="99"/>
    <w:semiHidden/>
    <w:rsid w:val="00921D53"/>
  </w:style>
  <w:style w:type="character" w:styleId="CommentReference">
    <w:name w:val="annotation reference"/>
    <w:basedOn w:val="DefaultParagraphFont"/>
    <w:uiPriority w:val="99"/>
    <w:semiHidden/>
    <w:unhideWhenUsed/>
    <w:rsid w:val="004B0ED5"/>
    <w:rPr>
      <w:sz w:val="16"/>
      <w:szCs w:val="16"/>
    </w:rPr>
  </w:style>
  <w:style w:type="paragraph" w:styleId="CommentText">
    <w:name w:val="annotation text"/>
    <w:basedOn w:val="Normal"/>
    <w:link w:val="CommentTextChar"/>
    <w:uiPriority w:val="99"/>
    <w:unhideWhenUsed/>
    <w:rsid w:val="004B0ED5"/>
    <w:rPr>
      <w:sz w:val="20"/>
      <w:szCs w:val="20"/>
    </w:rPr>
  </w:style>
  <w:style w:type="character" w:customStyle="1" w:styleId="CommentTextChar">
    <w:name w:val="Comment Text Char"/>
    <w:basedOn w:val="DefaultParagraphFont"/>
    <w:link w:val="CommentText"/>
    <w:uiPriority w:val="99"/>
    <w:rsid w:val="004B0ED5"/>
    <w:rPr>
      <w:sz w:val="20"/>
      <w:szCs w:val="20"/>
    </w:rPr>
  </w:style>
  <w:style w:type="paragraph" w:styleId="CommentSubject">
    <w:name w:val="annotation subject"/>
    <w:basedOn w:val="CommentText"/>
    <w:next w:val="CommentText"/>
    <w:link w:val="CommentSubjectChar"/>
    <w:uiPriority w:val="99"/>
    <w:semiHidden/>
    <w:unhideWhenUsed/>
    <w:rsid w:val="004B0ED5"/>
    <w:rPr>
      <w:b/>
      <w:bCs/>
    </w:rPr>
  </w:style>
  <w:style w:type="character" w:customStyle="1" w:styleId="CommentSubjectChar">
    <w:name w:val="Comment Subject Char"/>
    <w:basedOn w:val="CommentTextChar"/>
    <w:link w:val="CommentSubject"/>
    <w:uiPriority w:val="99"/>
    <w:semiHidden/>
    <w:rsid w:val="004B0ED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334903">
      <w:bodyDiv w:val="1"/>
      <w:marLeft w:val="0"/>
      <w:marRight w:val="0"/>
      <w:marTop w:val="0"/>
      <w:marBottom w:val="0"/>
      <w:divBdr>
        <w:top w:val="none" w:sz="0" w:space="0" w:color="auto"/>
        <w:left w:val="none" w:sz="0" w:space="0" w:color="auto"/>
        <w:bottom w:val="none" w:sz="0" w:space="0" w:color="auto"/>
        <w:right w:val="none" w:sz="0" w:space="0" w:color="auto"/>
      </w:divBdr>
      <w:divsChild>
        <w:div w:id="2146658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319</Words>
  <Characters>1821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Rivero</dc:creator>
  <cp:keywords/>
  <dc:description/>
  <cp:lastModifiedBy>Russ Bodie</cp:lastModifiedBy>
  <cp:revision>10</cp:revision>
  <dcterms:created xsi:type="dcterms:W3CDTF">2025-09-09T16:21:00Z</dcterms:created>
  <dcterms:modified xsi:type="dcterms:W3CDTF">2025-09-09T16:42:00Z</dcterms:modified>
</cp:coreProperties>
</file>